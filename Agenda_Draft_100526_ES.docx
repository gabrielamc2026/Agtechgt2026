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2BD5" w:rsidRDefault="00A11B21" w14:paraId="26B72D8D" w14:textId="77777777">
      <w:pPr>
        <w:spacing w:after="40"/>
      </w:pPr>
      <w:r>
        <w:rPr>
          <w:b/>
          <w:color w:val="0E7C86"/>
          <w:sz w:val="17"/>
        </w:rPr>
        <w:t>PROYECTO ILAMATEPEC  ·  CENTRO DE COMERCIO INTERNACIONAL</w:t>
      </w:r>
    </w:p>
    <w:p w:rsidR="002D2BD5" w:rsidP="00A130B3" w:rsidRDefault="00A11B21" w14:paraId="33D7BC77" w14:textId="1A6E3E59">
      <w:pPr>
        <w:spacing w:after="40"/>
      </w:pPr>
      <w:r>
        <w:rPr>
          <w:b/>
          <w:bCs/>
          <w:color w:val="0A4A52"/>
          <w:sz w:val="38"/>
          <w:szCs w:val="38"/>
        </w:rPr>
        <w:t>ISO/IEC 27001:2022 —Taller</w:t>
      </w:r>
      <w:r>
        <w:rPr>
          <w:color w:val="606E78"/>
          <w:sz w:val="21"/>
          <w:szCs w:val="21"/>
        </w:rPr>
        <w:t xml:space="preserve"> Formación y sensibilización·  Seis empresas beneficiarias</w:t>
      </w:r>
    </w:p>
    <w:tbl>
      <w:tblPr>
        <w:tblStyle w:val="TableGrid"/>
        <w:tblW w:w="0" w:type="auto"/>
        <w:tblLook w:val="04A0" w:firstRow="1" w:lastRow="0" w:firstColumn="1" w:lastColumn="0" w:noHBand="0" w:noVBand="1"/>
      </w:tblPr>
      <w:tblGrid>
        <w:gridCol w:w="1871"/>
        <w:gridCol w:w="8055"/>
      </w:tblGrid>
      <w:tr w:rsidR="002D2BD5" w:rsidTr="609E8B06" w14:paraId="357FD8BE" w14:textId="77777777">
        <w:tc>
          <w:tcPr>
            <w:tcW w:w="1872" w:type="dxa"/>
            <w:shd w:val="clear" w:color="auto" w:fill="F1F7F8"/>
            <w:tcMar/>
          </w:tcPr>
          <w:p w:rsidR="002D2BD5" w:rsidRDefault="00A11B21" w14:paraId="7665E350" w14:textId="77777777">
            <w:pPr>
              <w:spacing w:after="40"/>
            </w:pPr>
            <w:r>
              <w:rPr>
                <w:b/>
                <w:color w:val="0A4A52"/>
                <w:sz w:val="19"/>
              </w:rPr>
              <w:t>Fecha</w:t>
            </w:r>
          </w:p>
        </w:tc>
        <w:tc>
          <w:tcPr>
            <w:tcW w:w="8064" w:type="dxa"/>
            <w:tcMar/>
          </w:tcPr>
          <w:p w:rsidR="002D2BD5" w:rsidRDefault="00A130B3" w14:paraId="3DCE7C35" w14:textId="5034ADCC">
            <w:pPr>
              <w:spacing w:after="40"/>
            </w:pPr>
            <w:r>
              <w:rPr>
                <w:sz w:val="19"/>
              </w:rPr>
              <w:t xml:space="preserve">12 de noviembre de 2026</w:t>
            </w:r>
          </w:p>
        </w:tc>
      </w:tr>
      <w:tr w:rsidR="002D2BD5" w:rsidTr="609E8B06" w14:paraId="730E1387" w14:textId="77777777">
        <w:tc>
          <w:tcPr>
            <w:tcW w:w="1872" w:type="dxa"/>
            <w:shd w:val="clear" w:color="auto" w:fill="F1F7F8"/>
            <w:tcMar/>
          </w:tcPr>
          <w:p w:rsidR="002D2BD5" w:rsidRDefault="00A11B21" w14:paraId="04AAC28D" w14:textId="77777777">
            <w:pPr>
              <w:spacing w:after="40"/>
            </w:pPr>
            <w:r>
              <w:rPr>
                <w:b/>
                <w:color w:val="0A4A52"/>
                <w:sz w:val="19"/>
              </w:rPr>
              <w:t>Horario</w:t>
            </w:r>
          </w:p>
        </w:tc>
        <w:tc>
          <w:tcPr>
            <w:tcW w:w="8064" w:type="dxa"/>
            <w:tcMar/>
          </w:tcPr>
          <w:p w:rsidR="002D2BD5" w:rsidRDefault="00A11B21" w14:paraId="25F64050" w14:textId="77777777">
            <w:pPr>
              <w:spacing w:after="40"/>
            </w:pPr>
            <w:r>
              <w:rPr>
                <w:sz w:val="19"/>
              </w:rPr>
              <w:t>09:00 – 16:00</w:t>
            </w:r>
          </w:p>
        </w:tc>
      </w:tr>
      <w:tr w:rsidR="002D2BD5" w:rsidTr="609E8B06" w14:paraId="3755ECEF" w14:textId="77777777">
        <w:tc>
          <w:tcPr>
            <w:tcW w:w="1872" w:type="dxa"/>
            <w:shd w:val="clear" w:color="auto" w:fill="F1F7F8"/>
            <w:tcMar/>
          </w:tcPr>
          <w:p w:rsidR="002D2BD5" w:rsidRDefault="00A11B21" w14:paraId="7E101368" w14:textId="77777777">
            <w:pPr>
              <w:spacing w:after="40"/>
            </w:pPr>
            <w:r>
              <w:rPr>
                <w:b/>
                <w:color w:val="0A4A52"/>
                <w:sz w:val="19"/>
              </w:rPr>
              <w:t>Lugar</w:t>
            </w:r>
          </w:p>
        </w:tc>
        <w:tc>
          <w:tcPr>
            <w:tcW w:w="8064" w:type="dxa"/>
            <w:tcMar/>
          </w:tcPr>
          <w:p w:rsidR="002D2BD5" w:rsidRDefault="00A11B21" w14:paraId="49C5763D" w14:textId="77777777">
            <w:pPr>
              <w:spacing w:after="40"/>
            </w:pPr>
            <w:r>
              <w:rPr>
                <w:sz w:val="19"/>
              </w:rPr>
              <w:t>[lugar], San Salvador — presencial</w:t>
            </w:r>
          </w:p>
        </w:tc>
      </w:tr>
      <w:tr w:rsidR="002D2BD5" w:rsidTr="609E8B06" w14:paraId="3C195580" w14:textId="77777777">
        <w:tc>
          <w:tcPr>
            <w:tcW w:w="1872" w:type="dxa"/>
            <w:shd w:val="clear" w:color="auto" w:fill="F1F7F8"/>
            <w:tcMar/>
          </w:tcPr>
          <w:p w:rsidR="002D2BD5" w:rsidRDefault="00A11B21" w14:paraId="766F6071" w14:textId="77777777">
            <w:pPr>
              <w:spacing w:after="40"/>
            </w:pPr>
            <w:r>
              <w:rPr>
                <w:b/>
                <w:color w:val="0A4A52"/>
                <w:sz w:val="19"/>
              </w:rPr>
              <w:t>Participantes</w:t>
            </w:r>
          </w:p>
        </w:tc>
        <w:tc>
          <w:tcPr>
            <w:tcW w:w="8064" w:type="dxa"/>
            <w:tcMar/>
          </w:tcPr>
          <w:p w:rsidR="002D2BD5" w:rsidP="609E8B06" w:rsidRDefault="00A11B21" w14:paraId="29D3C42A" w14:textId="045DA576">
            <w:pPr>
              <w:pStyle w:val="Normal"/>
              <w:spacing w:after="40"/>
              <w:rPr>
                <w:sz w:val="19"/>
                <w:szCs w:val="19"/>
              </w:rPr>
            </w:pPr>
            <w:r>
              <w:rPr>
                <w:sz w:val="19"/>
                <w:szCs w:val="19"/>
              </w:rPr>
              <w:t xml:space="preserve">Responsable designado del SGSI y un miembro del equipo de implementación por empresa (12 participantes) </w:t>
            </w:r>
            <w:ins w:author="Usuario invitado" w:date="2026-10-06T18:53:52.85Z" w16du:dateUtc="2026-10-06T18:53:52.85Z" w:id="833964297">
              <w:r>
                <w:rPr>
                  <w:sz w:val="19"/>
                  <w:szCs w:val="19"/>
                </w:rPr>
                <w:t xml:space="preserve">+ Equipo del ITC </w:t>
              </w:r>
            </w:ins>
            <w:ins w:author="Usuario invitado" w:date="2026-10-06T18:54:04.291Z" w16du:dateUtc="2026-10-06T18:54:04.291Z" w:id="241847451">
              <w:r>
                <w:rPr>
                  <w:sz w:val="19"/>
                  <w:szCs w:val="19"/>
                </w:rPr>
                <w:t xml:space="preserve">y </w:t>
              </w:r>
            </w:ins>
            <w:ins w:author="Usuario invitado" w:date="2026-10-06T18:53:52.85Z" w16du:dateUtc="2026-10-06T18:53:52.85Z" w:id="1134571028">
              <w:r>
                <w:rPr>
                  <w:sz w:val="19"/>
                  <w:szCs w:val="19"/>
                </w:rPr>
                <w:t xml:space="preserve">Equipo Consultor </w:t>
              </w:r>
            </w:ins>
          </w:p>
        </w:tc>
      </w:tr>
    </w:tbl>
    <w:p w:rsidR="002D2BD5" w:rsidRDefault="002D2BD5" w14:paraId="32F1EBF6" w14:textId="77777777">
      <w:pPr>
        <w:spacing w:after="80"/>
      </w:pPr>
    </w:p>
    <w:p w:rsidR="002D2BD5" w:rsidRDefault="00A11B21" w14:paraId="05F61BC1" w14:textId="77777777">
      <w:pPr>
        <w:spacing w:after="240"/>
      </w:pPr>
      <w:r>
        <w:rPr>
          <w:i/>
          <w:color w:val="131C26"/>
        </w:rPr>
        <w:t>A las 16:00, cada empresa se lleva un borrador de la declaración de alcance de su SGSI y una lista de verificación marcada de los 13 documentos que debe elaborar antes de febrero.</w:t>
      </w:r>
    </w:p>
    <w:p w:rsidR="002D2BD5" w:rsidRDefault="00A11B21" w14:paraId="4D93775B" w14:textId="77777777">
      <w:pPr>
        <w:pStyle w:val="Heading1"/>
      </w:pPr>
      <w:r>
        <w:t>Agenda</w:t>
      </w:r>
    </w:p>
    <w:tbl>
      <w:tblPr>
        <w:tblStyle w:val="TableGrid"/>
        <w:tblW w:w="0" w:type="auto"/>
        <w:jc w:val="center"/>
        <w:tblLook w:val="04A0" w:firstRow="1" w:lastRow="0" w:firstColumn="1" w:lastColumn="0" w:noHBand="0" w:noVBand="1"/>
      </w:tblPr>
      <w:tblGrid>
        <w:gridCol w:w="1036"/>
        <w:gridCol w:w="5824"/>
        <w:gridCol w:w="1943"/>
        <w:gridCol w:w="1123"/>
      </w:tblGrid>
      <w:tr w:rsidR="002D2BD5" w:rsidTr="1BC878C1" w14:paraId="0C71AEBA" w14:textId="77777777">
        <w:trPr/>
        <w:tc>
          <w:tcPr>
            <w:tcW w:w="1037" w:type="dxa"/>
            <w:shd w:val="clear" w:color="auto" w:fill="0A4A52"/>
            <w:tcMar/>
          </w:tcPr>
          <w:p w:rsidR="002D2BD5" w:rsidRDefault="00A11B21" w14:paraId="2D56B966" w14:textId="77777777">
            <w:pPr>
              <w:spacing w:after="40"/>
            </w:pPr>
            <w:r>
              <w:rPr>
                <w:b/>
                <w:color w:val="FFFFFF"/>
                <w:sz w:val="18"/>
              </w:rPr>
              <w:t>Hora</w:t>
            </w:r>
          </w:p>
        </w:tc>
        <w:tc>
          <w:tcPr>
            <w:tcW w:w="5832" w:type="dxa"/>
            <w:shd w:val="clear" w:color="auto" w:fill="0A4A52"/>
            <w:tcMar/>
          </w:tcPr>
          <w:p w:rsidR="002D2BD5" w:rsidRDefault="00A11B21" w14:paraId="731341A3" w14:textId="77777777">
            <w:pPr>
              <w:spacing w:after="40"/>
            </w:pPr>
            <w:r>
              <w:rPr>
                <w:b/>
                <w:color w:val="FFFFFF"/>
                <w:sz w:val="18"/>
              </w:rPr>
              <w:t>Sesión</w:t>
            </w:r>
          </w:p>
        </w:tc>
        <w:tc>
          <w:tcPr>
            <w:tcW w:w="1944" w:type="dxa"/>
            <w:shd w:val="clear" w:color="auto" w:fill="0A4A52"/>
            <w:tcMar/>
          </w:tcPr>
          <w:p w:rsidR="002D2BD5" w:rsidRDefault="00A11B21" w14:paraId="44CA0446" w14:textId="77777777">
            <w:pPr>
              <w:spacing w:after="40"/>
            </w:pPr>
            <w:r>
              <w:rPr>
                <w:b/>
                <w:color w:val="FFFFFF"/>
                <w:sz w:val="18"/>
              </w:rPr>
              <w:t>Responsable</w:t>
            </w:r>
          </w:p>
        </w:tc>
        <w:tc>
          <w:tcPr>
            <w:tcW w:w="1123" w:type="dxa"/>
            <w:shd w:val="clear" w:color="auto" w:fill="0A4A52"/>
            <w:tcMar/>
          </w:tcPr>
          <w:p w:rsidR="002D2BD5" w:rsidRDefault="00A11B21" w14:paraId="1512C73A" w14:textId="77777777">
            <w:pPr>
              <w:spacing w:after="40"/>
            </w:pPr>
            <w:r>
              <w:rPr>
                <w:b/>
                <w:color w:val="FFFFFF"/>
                <w:sz w:val="18"/>
              </w:rPr>
              <w:t>Duración</w:t>
            </w:r>
          </w:p>
        </w:tc>
      </w:tr>
      <w:tr w:rsidR="002D2BD5" w:rsidTr="1BC878C1" w14:paraId="5EFB212C" w14:textId="77777777">
        <w:trPr/>
        <w:tc>
          <w:tcPr>
            <w:tcW w:w="1037" w:type="dxa"/>
            <w:tcMar/>
          </w:tcPr>
          <w:p w:rsidR="002D2BD5" w:rsidRDefault="00A11B21" w14:paraId="0048C0F5" w14:textId="77777777">
            <w:pPr>
              <w:spacing w:after="40"/>
            </w:pPr>
            <w:r>
              <w:rPr>
                <w:b/>
                <w:color w:val="0A4A52"/>
                <w:sz w:val="19"/>
              </w:rPr>
              <w:t>09:00</w:t>
            </w:r>
          </w:p>
        </w:tc>
        <w:tc>
          <w:tcPr>
            <w:tcW w:w="5832" w:type="dxa"/>
            <w:tcMar/>
          </w:tcPr>
          <w:p w:rsidR="00A130B3" w:rsidP="00A130B3" w:rsidRDefault="00A11B21" w14:paraId="021F3101" w14:textId="3642CCFA">
            <w:pPr>
              <w:spacing w:after="40"/>
            </w:pPr>
            <w:r>
              <w:rPr>
                <w:b/>
                <w:bCs/>
                <w:color w:val="131C26"/>
                <w:sz w:val="19"/>
                <w:szCs w:val="19"/>
              </w:rPr>
              <w:t xml:space="preserve">Palabras de bienvenida  </w:t>
            </w:r>
          </w:p>
          <w:p w:rsidR="5F262B2F" w:rsidP="5F262B2F" w:rsidRDefault="5F262B2F" w14:paraId="0E27DA8F" w14:textId="5AD2BC8D">
            <w:pPr>
              <w:spacing w:after="40"/>
              <w:rPr>
                <w:b/>
                <w:bCs/>
                <w:color w:val="131C26"/>
                <w:sz w:val="19"/>
                <w:szCs w:val="19"/>
              </w:rPr>
            </w:pPr>
          </w:p>
          <w:p w:rsidR="00A130B3" w:rsidP="00A130B3" w:rsidRDefault="367E7F3B" w14:paraId="1310A46F" w14:textId="6DC5286A">
            <w:pPr>
              <w:spacing w:after="40"/>
            </w:pPr>
            <w:r>
              <w:rPr>
                <w:color w:val="3A4A5A"/>
                <w:sz w:val="18"/>
                <w:szCs w:val="18"/>
              </w:rPr>
              <w:t xml:space="preserve">Milou Van Bruggen</w:t>
            </w:r>
          </w:p>
          <w:p w:rsidR="1A510830" w:rsidP="6453B1FD" w:rsidRDefault="1A510830" w14:paraId="3E7F9EF4" w14:textId="20A3A055">
            <w:pPr>
              <w:spacing w:after="40"/>
            </w:pPr>
            <w:r>
              <w:rPr>
                <w:color w:val="3A4A5A"/>
                <w:sz w:val="18"/>
                <w:szCs w:val="18"/>
              </w:rPr>
              <w:t xml:space="preserve">Gerente de Proyecto, Desarrollo del Sector Digital</w:t>
            </w:r>
          </w:p>
          <w:p w:rsidR="00A130B3" w:rsidP="00A130B3" w:rsidRDefault="00A130B3" w14:paraId="75FC8AD8" w14:textId="71BADAED">
            <w:pPr>
              <w:spacing w:after="40"/>
            </w:pPr>
            <w:r>
              <w:rPr>
                <w:color w:val="3A4A5A"/>
                <w:sz w:val="18"/>
                <w:szCs w:val="18"/>
              </w:rPr>
              <w:t>ITC</w:t>
            </w:r>
          </w:p>
          <w:p w:rsidR="7A4D0696" w:rsidP="7A4D0696" w:rsidRDefault="7A4D0696" w14:paraId="24329096" w14:textId="60314778">
            <w:pPr>
              <w:spacing w:after="40"/>
              <w:rPr>
                <w:color w:val="3A4A5A"/>
                <w:sz w:val="18"/>
                <w:szCs w:val="18"/>
              </w:rPr>
            </w:pPr>
          </w:p>
          <w:p w:rsidR="3013F4C7" w:rsidP="3013F4C7" w:rsidRDefault="6D94092B" w14:paraId="04C248E2" w14:textId="09628E63">
            <w:pPr>
              <w:spacing w:after="40"/>
            </w:pPr>
            <w:r>
              <w:rPr>
                <w:color w:val="3A4A5A"/>
                <w:sz w:val="18"/>
                <w:szCs w:val="18"/>
              </w:rPr>
              <w:t xml:space="preserve">Andrez Pérez de Novoa</w:t>
            </w:r>
          </w:p>
          <w:p w:rsidR="0744A1E7" w:rsidP="0744A1E7" w:rsidRDefault="6D94092B" w14:paraId="652650F9" w14:textId="25C6EB09">
            <w:pPr>
              <w:spacing w:after="40"/>
            </w:pPr>
            <w:r>
              <w:rPr>
                <w:color w:val="3A4A5A"/>
                <w:sz w:val="18"/>
                <w:szCs w:val="18"/>
              </w:rPr>
              <w:t xml:space="preserve">Director de País del Proyecto</w:t>
            </w:r>
          </w:p>
          <w:p w:rsidR="6D94092B" w:rsidP="6E594541" w:rsidRDefault="6D94092B" w14:paraId="092A6DFB" w14:textId="3F1B6916">
            <w:pPr>
              <w:spacing w:after="40"/>
            </w:pPr>
            <w:r>
              <w:rPr>
                <w:color w:val="3A4A5A"/>
                <w:sz w:val="18"/>
                <w:szCs w:val="18"/>
              </w:rPr>
              <w:t xml:space="preserve">Promoción y Diversificación de Exportaciones de El Salvador</w:t>
            </w:r>
          </w:p>
          <w:p w:rsidR="6D94092B" w:rsidP="677C1F80" w:rsidRDefault="6D94092B" w14:paraId="0E8E1F9E" w14:textId="3E852FBC">
            <w:pPr>
              <w:spacing w:after="40"/>
            </w:pPr>
            <w:r>
              <w:rPr>
                <w:color w:val="3A4A5A"/>
                <w:sz w:val="18"/>
                <w:szCs w:val="18"/>
              </w:rPr>
              <w:t>ITC</w:t>
            </w:r>
          </w:p>
          <w:p w:rsidR="002D2BD5" w:rsidRDefault="00A11B21" w14:paraId="01A7971C" w14:textId="219EFF69">
            <w:pPr>
              <w:spacing w:after="40"/>
            </w:pPr>
            <w:r>
              <w:rPr>
                <w:color w:val="3A4A5A"/>
                <w:sz w:val="18"/>
              </w:rPr>
              <w:t>.</w:t>
            </w:r>
          </w:p>
        </w:tc>
        <w:tc>
          <w:tcPr>
            <w:tcW w:w="1944" w:type="dxa"/>
            <w:tcMar/>
          </w:tcPr>
          <w:p w:rsidR="002D2BD5" w:rsidRDefault="00A11B21" w14:paraId="155CC150" w14:textId="77777777">
            <w:pPr>
              <w:spacing w:after="40"/>
            </w:pPr>
            <w:r>
              <w:rPr>
                <w:color w:val="131C26"/>
                <w:sz w:val="18"/>
              </w:rPr>
              <w:t>Gerente de Proyecto</w:t>
            </w:r>
          </w:p>
        </w:tc>
        <w:tc>
          <w:tcPr>
            <w:tcW w:w="1123" w:type="dxa"/>
            <w:tcMar/>
          </w:tcPr>
          <w:p w:rsidR="002D2BD5" w:rsidRDefault="00A11B21" w14:paraId="2270DDD6" w14:textId="77777777">
            <w:pPr>
              <w:spacing w:after="40"/>
            </w:pPr>
            <w:r>
              <w:rPr>
                <w:color w:val="131C26"/>
                <w:sz w:val="18"/>
              </w:rPr>
              <w:t>15 min</w:t>
            </w:r>
          </w:p>
        </w:tc>
      </w:tr>
      <w:tr w:rsidR="002D2BD5" w:rsidTr="1BC878C1" w14:paraId="02C81C8F" w14:textId="77777777">
        <w:trPr/>
        <w:tc>
          <w:tcPr>
            <w:tcW w:w="1037" w:type="dxa"/>
            <w:tcMar/>
          </w:tcPr>
          <w:p w:rsidR="002D2BD5" w:rsidRDefault="00A11B21" w14:paraId="63348B4B" w14:textId="77777777">
            <w:pPr>
              <w:spacing w:after="40"/>
            </w:pPr>
            <w:r>
              <w:rPr>
                <w:b/>
                <w:color w:val="0A4A52"/>
                <w:sz w:val="19"/>
              </w:rPr>
              <w:t>09:15</w:t>
            </w:r>
          </w:p>
        </w:tc>
        <w:tc>
          <w:tcPr>
            <w:tcW w:w="5832" w:type="dxa"/>
            <w:tcMar/>
          </w:tcPr>
          <w:p w:rsidR="002D2BD5" w:rsidRDefault="00A11B21" w14:paraId="71D0B52D" w14:textId="77777777">
            <w:pPr>
              <w:spacing w:after="40"/>
            </w:pPr>
            <w:r>
              <w:rPr>
                <w:b/>
                <w:color w:val="131C26"/>
                <w:sz w:val="19"/>
              </w:rPr>
              <w:t>Qué es realmente un SGSI</w:t>
            </w:r>
          </w:p>
          <w:p w:rsidR="002D2BD5" w:rsidRDefault="00A11B21" w14:paraId="6EC385FE" w14:textId="77777777">
            <w:pPr>
              <w:spacing w:after="40"/>
            </w:pPr>
            <w:r>
              <w:rPr>
                <w:color w:val="3A4A5A"/>
                <w:sz w:val="18"/>
              </w:rPr>
              <w:t>Un sistema de gestión, no un proyecto de seguridad. La diferencia entre comprar controles y operar un sistema. Por qué los auditores de certificación entrevistan a personas y no solo leen documentos.</w:t>
            </w:r>
          </w:p>
        </w:tc>
        <w:tc>
          <w:tcPr>
            <w:tcW w:w="1944" w:type="dxa"/>
            <w:tcMar/>
          </w:tcPr>
          <w:p w:rsidR="002D2BD5" w:rsidRDefault="00A11B21" w14:paraId="5DF84AD9" w14:textId="77777777">
            <w:pPr>
              <w:spacing w:after="40"/>
            </w:pPr>
            <w:r>
              <w:rPr>
                <w:color w:val="131C26"/>
                <w:sz w:val="18"/>
              </w:rPr>
              <w:t>Carlos Roberto Mejía</w:t>
            </w:r>
          </w:p>
        </w:tc>
        <w:tc>
          <w:tcPr>
            <w:tcW w:w="1123" w:type="dxa"/>
            <w:tcMar/>
          </w:tcPr>
          <w:p w:rsidR="002D2BD5" w:rsidRDefault="00A11B21" w14:paraId="195C3E20" w14:textId="77777777">
            <w:pPr>
              <w:spacing w:after="40"/>
            </w:pPr>
            <w:r>
              <w:rPr>
                <w:color w:val="131C26"/>
                <w:sz w:val="18"/>
              </w:rPr>
              <w:t>30 min</w:t>
            </w:r>
          </w:p>
        </w:tc>
      </w:tr>
      <w:tr w:rsidR="002D2BD5" w:rsidTr="1BC878C1" w14:paraId="44E5C661" w14:textId="77777777">
        <w:trPr/>
        <w:tc>
          <w:tcPr>
            <w:tcW w:w="1037" w:type="dxa"/>
            <w:tcMar/>
          </w:tcPr>
          <w:p w:rsidR="002D2BD5" w:rsidRDefault="00A11B21" w14:paraId="51FC3FA3" w14:textId="77777777">
            <w:pPr>
              <w:spacing w:after="40"/>
            </w:pPr>
            <w:r>
              <w:rPr>
                <w:b/>
                <w:color w:val="0A4A52"/>
                <w:sz w:val="19"/>
              </w:rPr>
              <w:t>09:45</w:t>
            </w:r>
          </w:p>
        </w:tc>
        <w:tc>
          <w:tcPr>
            <w:tcW w:w="5832" w:type="dxa"/>
            <w:tcMar/>
          </w:tcPr>
          <w:p w:rsidR="002D2BD5" w:rsidRDefault="00A11B21" w14:paraId="55223811" w14:textId="479909B3">
            <w:pPr>
              <w:spacing w:after="40"/>
            </w:pPr>
            <w:r>
              <w:rPr>
                <w:b/>
                <w:color w:val="131C26"/>
                <w:sz w:val="19"/>
              </w:rPr>
              <w:t xml:space="preserve">Contexto y liderazgo (Sección 4 de la ISO 27001)</w:t>
            </w:r>
          </w:p>
          <w:p w:rsidR="002D2BD5" w:rsidRDefault="00A11B21" w14:paraId="1CCDCB94" w14:textId="77777777">
            <w:pPr>
              <w:spacing w:after="40"/>
            </w:pPr>
            <w:r>
              <w:rPr>
                <w:color w:val="3A4A5A"/>
                <w:sz w:val="18"/>
              </w:rPr>
              <w:t>4.1 contexto de la organización · 4.2 partes interesadas, con sus clientes europeos como ejemplo práctico · 4.3 determinación del alcance · 5.1 liderazgo y compromiso · 5.2 política · 5.3 roles y responsabilidades.</w:t>
            </w:r>
          </w:p>
        </w:tc>
        <w:tc>
          <w:tcPr>
            <w:tcW w:w="1944" w:type="dxa"/>
            <w:tcMar/>
          </w:tcPr>
          <w:p w:rsidR="002D2BD5" w:rsidRDefault="00A11B21" w14:paraId="1E07B9B8" w14:textId="77777777">
            <w:pPr>
              <w:spacing w:after="40"/>
            </w:pPr>
            <w:r>
              <w:rPr>
                <w:color w:val="131C26"/>
                <w:sz w:val="18"/>
              </w:rPr>
              <w:t>Carlos Roberto Mejía</w:t>
            </w:r>
          </w:p>
        </w:tc>
        <w:tc>
          <w:tcPr>
            <w:tcW w:w="1123" w:type="dxa"/>
            <w:tcMar/>
          </w:tcPr>
          <w:p w:rsidR="002D2BD5" w:rsidRDefault="00A11B21" w14:paraId="296C903A" w14:textId="3901F5E1">
            <w:pPr>
              <w:spacing w:after="40"/>
            </w:pPr>
            <w:r>
              <w:rPr>
                <w:color w:val="131C26"/>
                <w:sz w:val="18"/>
                <w:szCs w:val="18"/>
              </w:rPr>
              <w:t>45 min</w:t>
            </w:r>
          </w:p>
        </w:tc>
      </w:tr>
      <w:tr w:rsidR="1BC878C1" w:rsidTr="1BC878C1" w14:paraId="3124CB1F">
        <w:trPr>
          <w:jc w:val="center"/>
          <w:trHeight w:val="300"/>
        </w:trPr>
        <w:tc>
          <w:tcPr>
            <w:tcW w:w="1036" w:type="dxa"/>
            <w:tcMar/>
          </w:tcPr>
          <w:p w:rsidR="1EBC589C" w:rsidP="1BC878C1" w:rsidRDefault="1EBC589C" w14:paraId="2B76AE75" w14:textId="6313E530">
            <w:pPr>
              <w:pStyle w:val="Normal"/>
            </w:pPr>
            <w:r>
              <w:rPr>
                <w:b w:val="1"/>
                <w:bCs w:val="1"/>
                <w:color w:val="0A4A52"/>
                <w:sz w:val="19"/>
                <w:szCs w:val="19"/>
              </w:rPr>
              <w:t>10:30</w:t>
            </w:r>
          </w:p>
        </w:tc>
        <w:tc>
          <w:tcPr>
            <w:tcW w:w="5824" w:type="dxa"/>
            <w:tcMar/>
          </w:tcPr>
          <w:p w:rsidR="1EBC589C" w:rsidP="1BC878C1" w:rsidRDefault="1EBC589C" w14:paraId="47619F43">
            <w:pPr>
              <w:spacing w:after="40"/>
            </w:pPr>
            <w:r>
              <w:rPr>
                <w:b w:val="1"/>
                <w:bCs w:val="1"/>
                <w:color w:val="131C26"/>
                <w:sz w:val="19"/>
                <w:szCs w:val="19"/>
              </w:rPr>
              <w:t>Cláusula 7.5 — Información documentada</w:t>
            </w:r>
          </w:p>
          <w:p w:rsidR="1EBC589C" w:rsidP="1BC878C1" w:rsidRDefault="1EBC589C" w14:paraId="18DB33A2" w14:textId="0A9CECF6">
            <w:pPr>
              <w:spacing w:after="40"/>
            </w:pPr>
            <w:r>
              <w:rPr>
                <w:color w:val="3A4A5A"/>
                <w:sz w:val="18"/>
                <w:szCs w:val="18"/>
              </w:rPr>
              <w:t>Los 13 documentos obligatorios, entregados como lista de verificación de trabajo. Cada empresa marca lo que ya existe de alguna forma. Esta se convierte en la herramienta de seguimiento con la que trabajarán de cara a la certificación.</w:t>
            </w:r>
          </w:p>
          <w:p w:rsidR="1BC878C1" w:rsidP="1BC878C1" w:rsidRDefault="1BC878C1" w14:paraId="4C34DB90" w14:textId="0AE694F2">
            <w:pPr>
              <w:pStyle w:val="Normal"/>
              <w:rPr>
                <w:b w:val="1"/>
                <w:bCs w:val="1"/>
                <w:color w:val="131C26"/>
                <w:sz w:val="19"/>
                <w:szCs w:val="19"/>
              </w:rPr>
            </w:pPr>
          </w:p>
        </w:tc>
        <w:tc>
          <w:tcPr>
            <w:tcW w:w="1943" w:type="dxa"/>
            <w:tcMar/>
          </w:tcPr>
          <w:p w:rsidR="1EBC589C" w:rsidP="1BC878C1" w:rsidRDefault="1EBC589C" w14:paraId="7878B686">
            <w:pPr>
              <w:spacing w:after="40"/>
            </w:pPr>
            <w:r>
              <w:rPr>
                <w:color w:val="131C26"/>
                <w:sz w:val="18"/>
                <w:szCs w:val="18"/>
              </w:rPr>
              <w:t>Carolina Cárcamo</w:t>
            </w:r>
          </w:p>
          <w:p w:rsidR="1BC878C1" w:rsidP="1BC878C1" w:rsidRDefault="1BC878C1" w14:paraId="32597F09" w14:textId="15F8357A">
            <w:pPr>
              <w:pStyle w:val="Normal"/>
              <w:rPr>
                <w:color w:val="131C26"/>
                <w:sz w:val="18"/>
                <w:szCs w:val="18"/>
              </w:rPr>
            </w:pPr>
          </w:p>
        </w:tc>
        <w:tc>
          <w:tcPr>
            <w:tcW w:w="1123" w:type="dxa"/>
            <w:tcMar/>
          </w:tcPr>
          <w:p w:rsidR="1EBC589C" w:rsidP="1BC878C1" w:rsidRDefault="1EBC589C" w14:paraId="451015EF" w14:textId="61824509">
            <w:pPr>
              <w:pStyle w:val="Normal"/>
            </w:pPr>
            <w:r>
              <w:rPr>
                <w:color w:val="131C26"/>
                <w:sz w:val="18"/>
                <w:szCs w:val="18"/>
              </w:rPr>
              <w:t>25 min</w:t>
            </w:r>
          </w:p>
        </w:tc>
      </w:tr>
      <w:tr w:rsidR="1BC878C1" w:rsidTr="1BC878C1" w14:paraId="328C200B">
        <w:trPr>
          <w:jc w:val="center"/>
          <w:trHeight w:val="300"/>
        </w:trPr>
        <w:tc>
          <w:tcPr>
            <w:tcW w:w="1036" w:type="dxa"/>
            <w:tcMar/>
          </w:tcPr>
          <w:p w:rsidR="13F21130" w:rsidP="1BC878C1" w:rsidRDefault="13F21130" w14:paraId="653DE066" w14:textId="498D46AC">
            <w:pPr>
              <w:pStyle w:val="Normal"/>
            </w:pPr>
            <w:r>
              <w:rPr>
                <w:b w:val="1"/>
                <w:bCs w:val="1"/>
                <w:color w:val="0A4A52"/>
                <w:sz w:val="19"/>
                <w:szCs w:val="19"/>
              </w:rPr>
              <w:t>11:00</w:t>
            </w:r>
          </w:p>
        </w:tc>
        <w:tc>
          <w:tcPr>
            <w:tcW w:w="5824" w:type="dxa"/>
            <w:tcMar/>
          </w:tcPr>
          <w:p w:rsidR="13F21130" w:rsidP="1BC878C1" w:rsidRDefault="13F21130" w14:paraId="371BA217">
            <w:pPr>
              <w:spacing w:after="40"/>
              <w:rPr>
                <w:b w:val="1"/>
                <w:bCs w:val="1"/>
                <w:color w:val="131C26"/>
                <w:sz w:val="19"/>
                <w:szCs w:val="19"/>
              </w:rPr>
            </w:pPr>
            <w:r>
              <w:rPr>
                <w:b w:val="1"/>
                <w:bCs w:val="1"/>
                <w:color w:val="131C26"/>
                <w:sz w:val="19"/>
                <w:szCs w:val="19"/>
              </w:rPr>
              <w:t>SESIÓN 3 — El proceso de certificación</w:t>
            </w:r>
          </w:p>
          <w:p w:rsidR="13F21130" w:rsidP="1BC878C1" w:rsidRDefault="13F21130" w14:paraId="3AB51971" w14:textId="7C5EDA4F">
            <w:pPr>
              <w:spacing w:after="40"/>
            </w:pPr>
            <w:r>
              <w:rPr>
                <w:color w:val="3A4A5A"/>
                <w:sz w:val="18"/>
                <w:szCs w:val="18"/>
              </w:rPr>
              <w:t>La acreditación y lo que significa para sus compradores · solicitud y contratación · documentación, qué revisa la Etapa 1 y qué la Etapa 2 , informe de no conformidades, plan de acción, calendario del ciclo anual de certificación y recertificación ·. 40 minutos de presentación, 20 minutos de preguntas.</w:t>
            </w:r>
          </w:p>
          <w:p w:rsidR="1BC878C1" w:rsidP="1BC878C1" w:rsidRDefault="1BC878C1" w14:paraId="77CE4674" w14:textId="3B628D3F">
            <w:pPr>
              <w:pStyle w:val="Normal"/>
              <w:rPr>
                <w:b w:val="1"/>
                <w:bCs w:val="1"/>
                <w:color w:val="131C26"/>
                <w:sz w:val="19"/>
                <w:szCs w:val="19"/>
              </w:rPr>
            </w:pPr>
          </w:p>
        </w:tc>
        <w:tc>
          <w:tcPr>
            <w:tcW w:w="1943" w:type="dxa"/>
            <w:tcMar/>
          </w:tcPr>
          <w:p w:rsidR="13F21130" w:rsidP="1BC878C1" w:rsidRDefault="13F21130" w14:paraId="5447A9FA">
            <w:pPr>
              <w:spacing w:after="40"/>
            </w:pPr>
            <w:r>
              <w:rPr>
                <w:color w:val="131C26"/>
                <w:sz w:val="18"/>
                <w:szCs w:val="18"/>
              </w:rPr>
              <w:t>Representante de AENOR</w:t>
            </w:r>
          </w:p>
          <w:p w:rsidR="1BC878C1" w:rsidP="1BC878C1" w:rsidRDefault="1BC878C1" w14:paraId="56F32462" w14:textId="232BAA84">
            <w:pPr>
              <w:pStyle w:val="Normal"/>
              <w:rPr>
                <w:color w:val="131C26"/>
                <w:sz w:val="18"/>
                <w:szCs w:val="18"/>
              </w:rPr>
            </w:pPr>
          </w:p>
        </w:tc>
        <w:tc>
          <w:tcPr>
            <w:tcW w:w="1123" w:type="dxa"/>
            <w:tcMar/>
          </w:tcPr>
          <w:p w:rsidR="13F21130" w:rsidP="1BC878C1" w:rsidRDefault="13F21130" w14:paraId="7686C201" w14:textId="47AA32CF">
            <w:pPr>
              <w:pStyle w:val="Normal"/>
            </w:pPr>
            <w:r>
              <w:rPr>
                <w:color w:val="131C26"/>
                <w:sz w:val="18"/>
                <w:szCs w:val="18"/>
              </w:rPr>
              <w:t>60 min</w:t>
            </w:r>
          </w:p>
        </w:tc>
      </w:tr>
      <w:tr w:rsidR="002D2BD5" w:rsidTr="1BC878C1" w14:paraId="6F9EFC6F" w14:textId="77777777">
        <w:trPr/>
        <w:tc>
          <w:tcPr>
            <w:tcW w:w="1037" w:type="dxa"/>
            <w:shd w:val="clear" w:color="auto" w:fill="F6F8F9"/>
            <w:tcMar/>
          </w:tcPr>
          <w:p w:rsidR="002D2BD5" w:rsidP="1BC878C1" w:rsidRDefault="00A11B21" w14:paraId="181DDD00" w14:textId="4EC589DF">
            <w:pPr>
              <w:spacing w:after="40"/>
              <w:rPr>
                <w:b w:val="1"/>
                <w:bCs w:val="1"/>
                <w:color w:val="606E78"/>
                <w:sz w:val="19"/>
                <w:szCs w:val="19"/>
              </w:rPr>
            </w:pPr>
            <w:r>
              <w:rPr>
                <w:b w:val="1"/>
                <w:bCs w:val="1"/>
                <w:color w:val="606E78"/>
                <w:sz w:val="19"/>
                <w:szCs w:val="19"/>
              </w:rPr>
              <w:t>12:00</w:t>
            </w:r>
          </w:p>
        </w:tc>
        <w:tc>
          <w:tcPr>
            <w:tcW w:w="5832" w:type="dxa"/>
            <w:shd w:val="clear" w:color="auto" w:fill="F6F8F9"/>
            <w:tcMar/>
          </w:tcPr>
          <w:p w:rsidR="002D2BD5" w:rsidRDefault="00A11B21" w14:paraId="4CB4034B" w14:textId="77777777">
            <w:pPr>
              <w:spacing w:after="0"/>
            </w:pPr>
            <w:r>
              <w:rPr>
                <w:i/>
                <w:color w:val="606E78"/>
                <w:sz w:val="19"/>
              </w:rPr>
              <w:t>Almuerzo</w:t>
            </w:r>
          </w:p>
        </w:tc>
        <w:tc>
          <w:tcPr>
            <w:tcW w:w="1944" w:type="dxa"/>
            <w:shd w:val="clear" w:color="auto" w:fill="F6F8F9"/>
            <w:tcMar/>
          </w:tcPr>
          <w:p w:rsidR="002D2BD5" w:rsidRDefault="002D2BD5" w14:paraId="30EF3A3A" w14:textId="77777777">
            <w:pPr>
              <w:spacing w:after="40"/>
            </w:pPr>
          </w:p>
        </w:tc>
        <w:tc>
          <w:tcPr>
            <w:tcW w:w="1123" w:type="dxa"/>
            <w:shd w:val="clear" w:color="auto" w:fill="F6F8F9"/>
            <w:tcMar/>
          </w:tcPr>
          <w:p w:rsidR="002D2BD5" w:rsidRDefault="00A11B21" w14:paraId="64997EB6" w14:textId="24D0F216">
            <w:pPr>
              <w:spacing w:after="40"/>
            </w:pPr>
            <w:r>
              <w:rPr>
                <w:i w:val="1"/>
                <w:iCs w:val="1"/>
                <w:color w:val="606E78"/>
                <w:sz w:val="18"/>
                <w:szCs w:val="18"/>
              </w:rPr>
              <w:t>80 min</w:t>
            </w:r>
          </w:p>
        </w:tc>
      </w:tr>
      <w:tr w:rsidR="002D2BD5" w:rsidTr="1BC878C1" w14:paraId="1DC8BB83" w14:textId="77777777">
        <w:trPr/>
        <w:tc>
          <w:tcPr>
            <w:tcW w:w="1037" w:type="dxa"/>
            <w:tcMar/>
          </w:tcPr>
          <w:p w:rsidR="002D2BD5" w:rsidRDefault="00A11B21" w14:paraId="414712E1" w14:textId="77777777">
            <w:pPr>
              <w:spacing w:after="40"/>
            </w:pPr>
            <w:r>
              <w:rPr>
                <w:b/>
                <w:color w:val="0A4A52"/>
                <w:sz w:val="19"/>
              </w:rPr>
              <w:t>13:20</w:t>
            </w:r>
          </w:p>
        </w:tc>
        <w:tc>
          <w:tcPr>
            <w:tcW w:w="5832" w:type="dxa"/>
            <w:tcMar/>
          </w:tcPr>
          <w:p w:rsidR="002D2BD5" w:rsidRDefault="00A11B21" w14:paraId="0A475EE6" w14:textId="17873993">
            <w:pPr>
              <w:spacing w:after="40"/>
            </w:pPr>
            <w:r>
              <w:rPr>
                <w:b w:val="1"/>
                <w:bCs w:val="1"/>
                <w:color w:val="131C26"/>
                <w:sz w:val="19"/>
                <w:szCs w:val="19"/>
              </w:rPr>
              <w:t>TALLER — El alcance</w:t>
            </w:r>
          </w:p>
          <w:p w:rsidR="002D2BD5" w:rsidRDefault="00A11B21" w14:paraId="189413D1" w14:textId="77777777">
            <w:pPr>
              <w:spacing w:after="40"/>
            </w:pPr>
            <w:r>
              <w:rPr>
                <w:color w:val="3A4A5A"/>
                <w:sz w:val="18"/>
                <w:szCs w:val="18"/>
              </w:rPr>
              <w:t>Cada empresa redacta su propia declaración de alcance: qué vende, dónde residen los datos de los clientes, dónde se sitúa el límite y por qué. Intercambio entre pares, y luego dos empresas leen la suya en voz alta para la crítica grupal.</w:t>
            </w:r>
          </w:p>
          <w:p w:rsidR="002D2BD5" w:rsidP="1BC878C1" w:rsidRDefault="00A11B21" w14:paraId="0A4C1E38" w14:textId="2A3D891F">
            <w:pPr>
              <w:spacing w:after="40"/>
              <w:rPr>
                <w:color w:val="3A4A5A"/>
                <w:sz w:val="18"/>
                <w:szCs w:val="18"/>
              </w:rPr>
            </w:pPr>
          </w:p>
        </w:tc>
        <w:tc>
          <w:tcPr>
            <w:tcW w:w="1944" w:type="dxa"/>
            <w:tcMar/>
          </w:tcPr>
          <w:p w:rsidR="002D2BD5" w:rsidRDefault="00A11B21" w14:textId="77777777" w14:paraId="2A5A4AB2">
            <w:pPr>
              <w:spacing w:after="40"/>
            </w:pPr>
            <w:r>
              <w:rPr>
                <w:color w:val="131C26"/>
                <w:sz w:val="18"/>
                <w:szCs w:val="18"/>
              </w:rPr>
              <w:t>Carlos Mejía y Carolina Cárcamo</w:t>
            </w:r>
          </w:p>
          <w:p w:rsidR="002D2BD5" w:rsidP="1BC878C1" w:rsidRDefault="00A11B21" w14:paraId="2530016B" w14:textId="0B5ECF4F">
            <w:pPr>
              <w:spacing w:after="40"/>
              <w:rPr>
                <w:color w:val="131C26"/>
                <w:sz w:val="18"/>
                <w:szCs w:val="18"/>
              </w:rPr>
            </w:pPr>
          </w:p>
        </w:tc>
        <w:tc>
          <w:tcPr>
            <w:tcW w:w="1123" w:type="dxa"/>
            <w:tcMar/>
          </w:tcPr>
          <w:p w:rsidR="002D2BD5" w:rsidRDefault="00A11B21" w14:paraId="3DB32CC1" w14:textId="77777777">
            <w:pPr>
              <w:spacing w:after="40"/>
            </w:pPr>
            <w:r>
              <w:rPr>
                <w:color w:val="131C26"/>
                <w:sz w:val="18"/>
              </w:rPr>
              <w:t>60 min</w:t>
            </w:r>
          </w:p>
        </w:tc>
      </w:tr>
      <w:tr w:rsidR="002D2BD5" w:rsidTr="1BC878C1" w14:paraId="0CD28BAA" w14:textId="77777777">
        <w:trPr/>
        <w:tc>
          <w:tcPr>
            <w:tcW w:w="1037" w:type="dxa"/>
            <w:tcMar/>
          </w:tcPr>
          <w:p w:rsidR="002D2BD5" w:rsidRDefault="00A11B21" w14:paraId="38CE4A6F" w14:textId="77777777">
            <w:pPr>
              <w:spacing w:after="40"/>
            </w:pPr>
            <w:r>
              <w:rPr>
                <w:b/>
                <w:color w:val="0A4A52"/>
                <w:sz w:val="19"/>
              </w:rPr>
              <w:t>14:20</w:t>
            </w:r>
          </w:p>
        </w:tc>
        <w:tc>
          <w:tcPr>
            <w:tcW w:w="5832" w:type="dxa"/>
            <w:tcMar/>
          </w:tcPr>
          <w:p w:rsidR="002D2BD5" w:rsidRDefault="00A11B21" w14:paraId="5D0A66DA" w14:textId="77777777">
            <w:pPr>
              <w:spacing w:after="40"/>
            </w:pPr>
            <w:r>
              <w:rPr>
                <w:b/>
                <w:color w:val="131C26"/>
                <w:sz w:val="19"/>
              </w:rPr>
              <w:t>Cláusula 6.1 — El riesgo y la Declaración de Aplicabilidad</w:t>
            </w:r>
          </w:p>
          <w:p w:rsidR="002D2BD5" w:rsidRDefault="00A11B21" w14:paraId="7318B3ED" w14:textId="77777777">
            <w:pPr>
              <w:spacing w:after="40"/>
            </w:pPr>
            <w:r>
              <w:rPr>
                <w:color w:val="3A4A5A"/>
                <w:sz w:val="18"/>
              </w:rPr>
              <w:t>Evaluación y tratamiento de riesgos, y de dónde surge la Declaración de Aplicabilidad. Aquí se presenta la metodología común, para que las seis empresas evalúen el riesgo de la misma manera.</w:t>
            </w:r>
          </w:p>
        </w:tc>
        <w:tc>
          <w:tcPr>
            <w:tcW w:w="1944" w:type="dxa"/>
            <w:tcMar/>
          </w:tcPr>
          <w:p w:rsidR="002D2BD5" w:rsidRDefault="00A11B21" w14:paraId="15BB792C" w14:textId="77777777">
            <w:pPr>
              <w:spacing w:after="40"/>
            </w:pPr>
            <w:r>
              <w:rPr>
                <w:color w:val="131C26"/>
                <w:sz w:val="18"/>
              </w:rPr>
              <w:t>Carolina Cárcamo</w:t>
            </w:r>
          </w:p>
        </w:tc>
        <w:tc>
          <w:tcPr>
            <w:tcW w:w="1123" w:type="dxa"/>
            <w:tcMar/>
          </w:tcPr>
          <w:p w:rsidR="002D2BD5" w:rsidRDefault="00A11B21" w14:paraId="54243A04" w14:textId="77777777">
            <w:pPr>
              <w:spacing w:after="40"/>
            </w:pPr>
            <w:r>
              <w:rPr>
                <w:color w:val="131C26"/>
                <w:sz w:val="18"/>
              </w:rPr>
              <w:t>45 min</w:t>
            </w:r>
          </w:p>
        </w:tc>
      </w:tr>
      <w:tr w:rsidR="002D2BD5" w:rsidTr="1BC878C1" w14:paraId="0412A67D" w14:textId="77777777">
        <w:trPr/>
        <w:tc>
          <w:tcPr>
            <w:tcW w:w="1037" w:type="dxa"/>
            <w:shd w:val="clear" w:color="auto" w:fill="F6F8F9"/>
            <w:tcMar/>
          </w:tcPr>
          <w:p w:rsidR="002D2BD5" w:rsidRDefault="00A11B21" w14:paraId="0444B4EE" w14:textId="77777777">
            <w:pPr>
              <w:spacing w:after="40"/>
            </w:pPr>
            <w:r>
              <w:rPr>
                <w:b/>
                <w:color w:val="606E78"/>
                <w:sz w:val="19"/>
              </w:rPr>
              <w:t>15:05</w:t>
            </w:r>
          </w:p>
        </w:tc>
        <w:tc>
          <w:tcPr>
            <w:tcW w:w="5832" w:type="dxa"/>
            <w:shd w:val="clear" w:color="auto" w:fill="F6F8F9"/>
            <w:tcMar/>
          </w:tcPr>
          <w:p w:rsidR="002D2BD5" w:rsidRDefault="00A11B21" w14:paraId="5ADDBC77" w14:textId="77777777">
            <w:pPr>
              <w:spacing w:after="0"/>
            </w:pPr>
            <w:r>
              <w:rPr>
                <w:i/>
                <w:color w:val="606E78"/>
                <w:sz w:val="19"/>
              </w:rPr>
              <w:t>Café</w:t>
            </w:r>
          </w:p>
        </w:tc>
        <w:tc>
          <w:tcPr>
            <w:tcW w:w="1944" w:type="dxa"/>
            <w:shd w:val="clear" w:color="auto" w:fill="F6F8F9"/>
            <w:tcMar/>
          </w:tcPr>
          <w:p w:rsidR="002D2BD5" w:rsidRDefault="002D2BD5" w14:paraId="07940F4E" w14:textId="77777777">
            <w:pPr>
              <w:spacing w:after="40"/>
            </w:pPr>
          </w:p>
        </w:tc>
        <w:tc>
          <w:tcPr>
            <w:tcW w:w="1123" w:type="dxa"/>
            <w:shd w:val="clear" w:color="auto" w:fill="F6F8F9"/>
            <w:tcMar/>
          </w:tcPr>
          <w:p w:rsidR="002D2BD5" w:rsidRDefault="00A11B21" w14:paraId="561BD04B" w14:textId="77777777">
            <w:pPr>
              <w:spacing w:after="40"/>
            </w:pPr>
            <w:r>
              <w:rPr>
                <w:i/>
                <w:color w:val="606E78"/>
                <w:sz w:val="18"/>
              </w:rPr>
              <w:t>15 min</w:t>
            </w:r>
          </w:p>
        </w:tc>
      </w:tr>
      <w:tr w:rsidR="002D2BD5" w:rsidTr="1BC878C1" w14:paraId="372F3829" w14:textId="77777777">
        <w:trPr/>
        <w:tc>
          <w:tcPr>
            <w:tcW w:w="1037" w:type="dxa"/>
            <w:tcMar/>
          </w:tcPr>
          <w:p w:rsidR="002D2BD5" w:rsidRDefault="00A11B21" w14:paraId="5A89C9B3" w14:textId="77777777">
            <w:pPr>
              <w:spacing w:after="40"/>
            </w:pPr>
            <w:r>
              <w:rPr>
                <w:b/>
                <w:color w:val="0A4A52"/>
                <w:sz w:val="19"/>
              </w:rPr>
              <w:t>15:20</w:t>
            </w:r>
          </w:p>
        </w:tc>
        <w:tc>
          <w:tcPr>
            <w:tcW w:w="5832" w:type="dxa"/>
            <w:tcMar/>
          </w:tcPr>
          <w:p w:rsidR="002D2BD5" w:rsidRDefault="00A11B21" w14:paraId="730BAC05" w14:textId="77777777">
            <w:pPr>
              <w:spacing w:after="40"/>
            </w:pPr>
            <w:r>
              <w:rPr>
                <w:b/>
                <w:color w:val="131C26"/>
                <w:sz w:val="19"/>
              </w:rPr>
              <w:t>Anexo A — el menú frente al que se elabora la DdA</w:t>
            </w:r>
          </w:p>
          <w:p w:rsidR="002D2BD5" w:rsidRDefault="00A11B21" w14:paraId="21D32D69" w14:textId="77777777">
            <w:pPr>
              <w:spacing w:after="40"/>
            </w:pPr>
            <w:r>
              <w:rPr>
                <w:color w:val="3A4A5A"/>
                <w:sz w:val="18"/>
              </w:rPr>
              <w:t>Los cuatro temas y 93 controles, como una lista de la cual seleccionar y no como 93 cosas por construir. Cómo se selecciona, justifica o excluye un control. Ejercicio en parejas: redactar la justificación de un control.</w:t>
            </w:r>
          </w:p>
        </w:tc>
        <w:tc>
          <w:tcPr>
            <w:tcW w:w="1944" w:type="dxa"/>
            <w:tcMar/>
          </w:tcPr>
          <w:p w:rsidR="002D2BD5" w:rsidRDefault="00A11B21" w14:paraId="3D81D6B5" w14:textId="77777777">
            <w:pPr>
              <w:spacing w:after="40"/>
            </w:pPr>
            <w:r>
              <w:rPr>
                <w:color w:val="131C26"/>
                <w:sz w:val="18"/>
              </w:rPr>
              <w:t>Carolina Cárcamo</w:t>
            </w:r>
          </w:p>
        </w:tc>
        <w:tc>
          <w:tcPr>
            <w:tcW w:w="1123" w:type="dxa"/>
            <w:tcMar/>
          </w:tcPr>
          <w:p w:rsidR="002D2BD5" w:rsidRDefault="00A11B21" w14:paraId="3916B51F" w14:textId="77777777">
            <w:pPr>
              <w:spacing w:after="40"/>
            </w:pPr>
            <w:r>
              <w:rPr>
                <w:color w:val="131C26"/>
                <w:sz w:val="18"/>
              </w:rPr>
              <w:t>30 min</w:t>
            </w:r>
          </w:p>
        </w:tc>
      </w:tr>
      <w:tr w:rsidR="002D2BD5" w:rsidTr="1BC878C1" w14:paraId="026FDA6B" w14:textId="77777777">
        <w:trPr/>
        <w:tc>
          <w:tcPr>
            <w:tcW w:w="1037" w:type="dxa"/>
            <w:tcMar/>
          </w:tcPr>
          <w:p w:rsidR="002D2BD5" w:rsidRDefault="00A11B21" w14:paraId="298A44D4" w14:textId="77777777">
            <w:pPr>
              <w:spacing w:after="40"/>
            </w:pPr>
            <w:r>
              <w:rPr>
                <w:b/>
                <w:color w:val="0A4A52"/>
                <w:sz w:val="19"/>
              </w:rPr>
              <w:t>15:50</w:t>
            </w:r>
          </w:p>
        </w:tc>
        <w:tc>
          <w:tcPr>
            <w:tcW w:w="5832" w:type="dxa"/>
            <w:tcMar/>
          </w:tcPr>
          <w:p w:rsidR="002D2BD5" w:rsidRDefault="00A11B21" w14:paraId="387F3AE1" w14:textId="77777777">
            <w:pPr>
              <w:spacing w:after="40"/>
            </w:pPr>
            <w:r>
              <w:rPr>
                <w:b/>
                <w:color w:val="131C26"/>
                <w:sz w:val="19"/>
              </w:rPr>
              <w:t>Cierre</w:t>
            </w:r>
          </w:p>
          <w:p w:rsidR="002D2BD5" w:rsidRDefault="00A130B3" w14:paraId="0402969E" w14:textId="48340426">
            <w:pPr>
              <w:spacing w:after="40"/>
            </w:pPr>
            <w:r>
              <w:rPr>
                <w:color w:val="3A4A5A"/>
                <w:sz w:val="18"/>
              </w:rPr>
              <w:t xml:space="preserve">De la norma en adelante. Operación, Evaluación de Desempeño y Mejora </w:t>
            </w:r>
          </w:p>
        </w:tc>
        <w:tc>
          <w:tcPr>
            <w:tcW w:w="1944" w:type="dxa"/>
            <w:tcMar/>
          </w:tcPr>
          <w:p w:rsidR="002D2BD5" w:rsidRDefault="00A11B21" w14:paraId="7258ECCF" w14:textId="77777777">
            <w:pPr>
              <w:spacing w:after="40"/>
            </w:pPr>
            <w:r>
              <w:rPr>
                <w:color w:val="131C26"/>
                <w:sz w:val="18"/>
              </w:rPr>
              <w:t>Gerente de Proyecto</w:t>
            </w:r>
          </w:p>
        </w:tc>
        <w:tc>
          <w:tcPr>
            <w:tcW w:w="1123" w:type="dxa"/>
            <w:tcMar/>
          </w:tcPr>
          <w:p w:rsidR="002D2BD5" w:rsidRDefault="00A11B21" w14:paraId="5881B0FE" w14:textId="77777777">
            <w:pPr>
              <w:spacing w:after="40"/>
            </w:pPr>
            <w:r>
              <w:rPr>
                <w:color w:val="131C26"/>
                <w:sz w:val="18"/>
              </w:rPr>
              <w:t>10 min</w:t>
            </w:r>
          </w:p>
        </w:tc>
      </w:tr>
    </w:tbl>
    <w:p w:rsidR="002D2BD5" w:rsidRDefault="002D2BD5" w14:paraId="181ADBB1" w14:textId="77777777">
      <w:pPr>
        <w:spacing w:after="40"/>
      </w:pPr>
    </w:p>
    <w:p w:rsidR="002D2BD5" w:rsidRDefault="00A11B21" w14:paraId="596ADE35" w14:textId="77777777">
      <w:pPr>
        <w:pStyle w:val="Heading1"/>
      </w:pPr>
      <w:r>
        <w:t>Antes de la sesión</w:t>
      </w:r>
    </w:p>
    <w:p w:rsidR="002D2BD5" w:rsidRDefault="00A11B21" w14:paraId="73DB7DFA" w14:textId="77777777">
      <w:pPr>
        <w:pStyle w:val="ListBullet"/>
        <w:spacing w:after="80"/>
      </w:pPr>
      <w:r>
        <w:rPr>
          <w:b/>
          <w:color w:val="0A4A52"/>
        </w:rPr>
        <w:t xml:space="preserve">Los participantes deben traer. </w:t>
      </w:r>
      <w:r>
        <w:t>Una computadora portátil, acceso a la carpeta compartida del proyecto y el cuestionario de autoevaluación completado de la Fase 1.</w:t>
      </w:r>
    </w:p>
    <w:p w:rsidR="002D2BD5" w:rsidRDefault="00A11B21" w14:paraId="467CE125" w14:textId="77777777">
      <w:pPr>
        <w:pStyle w:val="ListBullet"/>
        <w:spacing w:after="80"/>
      </w:pPr>
      <w:r>
        <w:rPr>
          <w:b/>
          <w:color w:val="0A4A52"/>
        </w:rPr>
        <w:t xml:space="preserve">Quiénes deben asistir. </w:t>
      </w:r>
      <w:r>
        <w:t>El responsable designado del SGSI y un miembro del equipo de implementación, según lo acordado en la carta de compromiso de cada empresa. La asistencia se registra con respecto al umbral del Hito 2.</w:t>
      </w:r>
    </w:p>
    <w:p w:rsidR="002D2BD5" w:rsidRDefault="00A11B21" w14:paraId="3FD635E9" w14:textId="77777777">
      <w:pPr>
        <w:pStyle w:val="ListBullet"/>
        <w:spacing w:after="80"/>
      </w:pPr>
      <w:r>
        <w:rPr>
          <w:b/>
          <w:color w:val="0A4A52"/>
        </w:rPr>
        <w:t xml:space="preserve">Preguntas para AENOR. </w:t>
      </w:r>
      <w:r>
        <w:t>El equipo del proyecto circulará con antelación una lista de preguntas. Por favor, revísela con su dirección y agregue las suyas — la sesión de preguntas y respuestas dura 20 minutos y funciona mejor si se prepara.</w:t>
      </w:r>
    </w:p>
    <w:p w:rsidR="002D2BD5" w:rsidRDefault="00A11B21" w14:paraId="17DF13F3" w14:textId="77777777">
      <w:pPr>
        <w:pStyle w:val="ListBullet"/>
        <w:spacing w:after="80"/>
      </w:pPr>
      <w:r>
        <w:rPr>
          <w:b/>
          <w:color w:val="0A4A52"/>
        </w:rPr>
        <w:t xml:space="preserve">Idioma. </w:t>
      </w:r>
      <w:r>
        <w:t>Se impartirá en español. Materiales en español; la declaración de alcance del certificado se redacta en inglés o en español, según los requisitos del organismo de certificación.</w:t>
      </w:r>
    </w:p>
    <w:p w:rsidR="002D2BD5" w:rsidRDefault="00A11B21" w14:paraId="640CFEC2" w14:textId="77777777">
      <w:pPr>
        <w:pStyle w:val="Heading1"/>
      </w:pPr>
      <w:r>
        <w:t>Resultados</w:t>
      </w:r>
    </w:p>
    <w:p w:rsidR="002D2BD5" w:rsidRDefault="00A11B21" w14:paraId="61963C21" w14:textId="77777777">
      <w:pPr>
        <w:pStyle w:val="ListBullet"/>
        <w:spacing w:after="80"/>
      </w:pPr>
      <w:r>
        <w:t>Seis borradores de declaraciones de alcance del SGSI, recopilados al cierre.</w:t>
      </w:r>
    </w:p>
    <w:p w:rsidR="002D2BD5" w:rsidRDefault="00A11B21" w14:paraId="5B8DAE28" w14:textId="77777777">
      <w:pPr>
        <w:pStyle w:val="ListBullet"/>
        <w:spacing w:after="80"/>
      </w:pPr>
      <w:r>
        <w:t>Seis listas de verificación de información documentada, marcadas.</w:t>
      </w:r>
    </w:p>
    <w:p w:rsidR="002D2BD5" w:rsidRDefault="00A11B21" w14:paraId="655F0B25" w14:textId="6CC09630">
      <w:pPr>
        <w:pStyle w:val="ListBullet"/>
        <w:spacing w:after="80"/>
      </w:pPr>
      <w:r>
        <w:t xml:space="preserve">Una justificación de control redactada por empresa — un ensayo del ejercicio de documentación (precertificación), que se califica por separado en la sesión de trabajo en la empresa.</w:t>
      </w:r>
    </w:p>
    <w:sectPr w:rsidR="002D2BD5" w:rsidSect="00034616">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1EA3CBE"/>
    <w:lvl w:ilvl="0">
      <w:start w:val="1"/>
      <w:numFmt w:val="bullet"/>
      <w:pStyle w:val="ListBullet"/>
      <w:lvlText w:val=""/>
      <w:lvlJc w:val="left"/>
      <w:pPr>
        <w:tabs>
          <w:tab w:val="num" w:pos="360"/>
        </w:tabs>
        <w:ind w:left="360" w:hanging="360"/>
      </w:pPr>
      <w:rPr>
        <w:rFonts w:hint="default" w:ascii="Symbol" w:hAnsi="Symbol"/>
      </w:rPr>
    </w:lvl>
  </w:abstractNum>
  <w:num w:numId="1" w16cid:durableId="1169566684">
    <w:abstractNumId w:val="2"/>
  </w:num>
  <w:num w:numId="2" w16cid:durableId="139731227">
    <w:abstractNumId w:val="0"/>
  </w:num>
  <w:num w:numId="3" w16cid:durableId="1737585875">
    <w:abstractNumId w:val="6"/>
  </w:num>
  <w:num w:numId="4" w16cid:durableId="2106338612">
    <w:abstractNumId w:val="4"/>
  </w:num>
  <w:num w:numId="5" w16cid:durableId="212229343">
    <w:abstractNumId w:val="5"/>
  </w:num>
  <w:num w:numId="6" w16cid:durableId="216864240">
    <w:abstractNumId w:val="8"/>
  </w:num>
  <w:num w:numId="7" w16cid:durableId="2709801">
    <w:abstractNumId w:val="7"/>
  </w:num>
  <w:num w:numId="8" w16cid:durableId="575893529">
    <w:abstractNumId w:val="3"/>
  </w:num>
  <w:num w:numId="9" w16cid:durableId="617877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AF"/>
    <w:rsid w:val="00034616"/>
    <w:rsid w:val="0006063C"/>
    <w:rsid w:val="00062CF5"/>
    <w:rsid w:val="00093B91"/>
    <w:rsid w:val="000A1E37"/>
    <w:rsid w:val="000D7F43"/>
    <w:rsid w:val="0015074B"/>
    <w:rsid w:val="001802BC"/>
    <w:rsid w:val="00236037"/>
    <w:rsid w:val="0029639D"/>
    <w:rsid w:val="002D2236"/>
    <w:rsid w:val="002D2BD5"/>
    <w:rsid w:val="002F7C62"/>
    <w:rsid w:val="00303782"/>
    <w:rsid w:val="0030488D"/>
    <w:rsid w:val="00326F90"/>
    <w:rsid w:val="003366AF"/>
    <w:rsid w:val="00484D9D"/>
    <w:rsid w:val="004C3E09"/>
    <w:rsid w:val="004F3152"/>
    <w:rsid w:val="00544566"/>
    <w:rsid w:val="00567F14"/>
    <w:rsid w:val="005E0EC9"/>
    <w:rsid w:val="00640F6F"/>
    <w:rsid w:val="00670FEC"/>
    <w:rsid w:val="006E26CE"/>
    <w:rsid w:val="006E3211"/>
    <w:rsid w:val="00712048"/>
    <w:rsid w:val="007D5ABA"/>
    <w:rsid w:val="007E1337"/>
    <w:rsid w:val="007F3074"/>
    <w:rsid w:val="00833A3C"/>
    <w:rsid w:val="009237E4"/>
    <w:rsid w:val="009C36A5"/>
    <w:rsid w:val="009E0858"/>
    <w:rsid w:val="00A07947"/>
    <w:rsid w:val="00A11B21"/>
    <w:rsid w:val="00A130B3"/>
    <w:rsid w:val="00A46733"/>
    <w:rsid w:val="00A4725E"/>
    <w:rsid w:val="00A55C7D"/>
    <w:rsid w:val="00A65856"/>
    <w:rsid w:val="00A866E2"/>
    <w:rsid w:val="00A86993"/>
    <w:rsid w:val="00AA1D8D"/>
    <w:rsid w:val="00AD3C7E"/>
    <w:rsid w:val="00B4636B"/>
    <w:rsid w:val="00B47730"/>
    <w:rsid w:val="00B76BB6"/>
    <w:rsid w:val="00BB5624"/>
    <w:rsid w:val="00C14781"/>
    <w:rsid w:val="00C156DE"/>
    <w:rsid w:val="00C348D1"/>
    <w:rsid w:val="00CA5521"/>
    <w:rsid w:val="00CB0664"/>
    <w:rsid w:val="00D26230"/>
    <w:rsid w:val="00D64EF6"/>
    <w:rsid w:val="00D65F32"/>
    <w:rsid w:val="00D67BB2"/>
    <w:rsid w:val="00D828AE"/>
    <w:rsid w:val="00DA15F8"/>
    <w:rsid w:val="00DE2CB9"/>
    <w:rsid w:val="00E164A9"/>
    <w:rsid w:val="00E228D0"/>
    <w:rsid w:val="00E318C0"/>
    <w:rsid w:val="00ED5668"/>
    <w:rsid w:val="00F54137"/>
    <w:rsid w:val="00F6379B"/>
    <w:rsid w:val="00FA71AD"/>
    <w:rsid w:val="00FC150F"/>
    <w:rsid w:val="00FC693F"/>
    <w:rsid w:val="023FAC17"/>
    <w:rsid w:val="02F8C53F"/>
    <w:rsid w:val="0401BC89"/>
    <w:rsid w:val="05A9487F"/>
    <w:rsid w:val="05F4E0F7"/>
    <w:rsid w:val="061C1BA7"/>
    <w:rsid w:val="0744A1E7"/>
    <w:rsid w:val="083C68CD"/>
    <w:rsid w:val="0D29A474"/>
    <w:rsid w:val="0EFF591B"/>
    <w:rsid w:val="0FFCD755"/>
    <w:rsid w:val="13F21130"/>
    <w:rsid w:val="16A9FE33"/>
    <w:rsid w:val="18EC375C"/>
    <w:rsid w:val="1A24BE6E"/>
    <w:rsid w:val="1A510830"/>
    <w:rsid w:val="1AAF6CD2"/>
    <w:rsid w:val="1BC878C1"/>
    <w:rsid w:val="1CA4D16B"/>
    <w:rsid w:val="1E13FF80"/>
    <w:rsid w:val="1E45307C"/>
    <w:rsid w:val="1EBC589C"/>
    <w:rsid w:val="1FF1B78B"/>
    <w:rsid w:val="211C4B3E"/>
    <w:rsid w:val="23392D2C"/>
    <w:rsid w:val="23D29DEF"/>
    <w:rsid w:val="2465E520"/>
    <w:rsid w:val="25229D39"/>
    <w:rsid w:val="2685FD57"/>
    <w:rsid w:val="28D7221C"/>
    <w:rsid w:val="2C8744B2"/>
    <w:rsid w:val="3013F4C7"/>
    <w:rsid w:val="307F798C"/>
    <w:rsid w:val="31E687BA"/>
    <w:rsid w:val="3400F65D"/>
    <w:rsid w:val="3498E8EF"/>
    <w:rsid w:val="34D84D12"/>
    <w:rsid w:val="367E7F3B"/>
    <w:rsid w:val="3892F1B2"/>
    <w:rsid w:val="38ED92A5"/>
    <w:rsid w:val="3CA410AF"/>
    <w:rsid w:val="436EFECF"/>
    <w:rsid w:val="43E05A0C"/>
    <w:rsid w:val="440B50D9"/>
    <w:rsid w:val="4626C81F"/>
    <w:rsid w:val="533C6713"/>
    <w:rsid w:val="53551702"/>
    <w:rsid w:val="53B0B032"/>
    <w:rsid w:val="575D22AA"/>
    <w:rsid w:val="58376F0F"/>
    <w:rsid w:val="59AA087A"/>
    <w:rsid w:val="5AB38366"/>
    <w:rsid w:val="5AC2FA2A"/>
    <w:rsid w:val="5D7DD720"/>
    <w:rsid w:val="5D85BCCB"/>
    <w:rsid w:val="5F262B2F"/>
    <w:rsid w:val="609E8B06"/>
    <w:rsid w:val="62FD7F10"/>
    <w:rsid w:val="6342E4F7"/>
    <w:rsid w:val="63B1A2F8"/>
    <w:rsid w:val="6453B1FD"/>
    <w:rsid w:val="654ADD1F"/>
    <w:rsid w:val="677C1F80"/>
    <w:rsid w:val="684F0D39"/>
    <w:rsid w:val="68A42B7A"/>
    <w:rsid w:val="697D1088"/>
    <w:rsid w:val="6C02EDA0"/>
    <w:rsid w:val="6CB042D0"/>
    <w:rsid w:val="6D94092B"/>
    <w:rsid w:val="6DE23650"/>
    <w:rsid w:val="6E594541"/>
    <w:rsid w:val="6E7C1BFA"/>
    <w:rsid w:val="6EF5EA1D"/>
    <w:rsid w:val="72ADE86B"/>
    <w:rsid w:val="756305DD"/>
    <w:rsid w:val="7A22F6E4"/>
    <w:rsid w:val="7A4D0696"/>
    <w:rsid w:val="7E40D9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CA758E1"/>
  <w14:defaultImageDpi w14:val="300"/>
  <w15:docId w15:val="{5945C45B-ED05-4313-9EA8-75B51EC82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s-SV"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69" w:lineRule="auto"/>
    </w:pPr>
    <w:rPr>
      <w:rFonts w:ascii="Arial" w:hAnsi="Arial" w:eastAsia="Arial"/>
      <w:sz w:val="20"/>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hAnsiTheme="majorHAnsi" w:eastAsiaTheme="majorEastAsia" w:cstheme="majorBidi"/>
      <w:b/>
      <w:bCs/>
      <w:color w:val="0A4A52"/>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hAnsiTheme="majorHAnsi" w:eastAsiaTheme="majorEastAsia" w:cstheme="majorBidi"/>
      <w:b/>
      <w:bCs/>
      <w:color w:val="0A4A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Gabriela Montenegro</lastModifiedBy>
  <revision>4</revision>
  <dcterms:created xsi:type="dcterms:W3CDTF">2026-10-05T22:42:00.0000000Z</dcterms:created>
  <dcterms:modified xsi:type="dcterms:W3CDTF">2026-10-06T19:16:12.5327884Z</dcterms:modified>
  <category/>
</coreProperties>
</file>